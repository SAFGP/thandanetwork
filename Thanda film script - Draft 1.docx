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030EE" w14:textId="293908E9" w:rsidR="00D44F4F" w:rsidRDefault="00C372CF">
      <w:r>
        <w:rPr>
          <w:noProof/>
        </w:rPr>
        <w:drawing>
          <wp:anchor distT="0" distB="0" distL="114300" distR="114300" simplePos="0" relativeHeight="251658240" behindDoc="0" locked="0" layoutInCell="1" allowOverlap="1" wp14:anchorId="0C178872" wp14:editId="016DED91">
            <wp:simplePos x="0" y="0"/>
            <wp:positionH relativeFrom="column">
              <wp:posOffset>2290445</wp:posOffset>
            </wp:positionH>
            <wp:positionV relativeFrom="paragraph">
              <wp:posOffset>374</wp:posOffset>
            </wp:positionV>
            <wp:extent cx="1183005" cy="508000"/>
            <wp:effectExtent l="0" t="0" r="0" b="0"/>
            <wp:wrapThrough wrapText="bothSides">
              <wp:wrapPolygon edited="0">
                <wp:start x="0" y="0"/>
                <wp:lineTo x="0" y="21060"/>
                <wp:lineTo x="21333" y="21060"/>
                <wp:lineTo x="2133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291D5" w14:textId="49F161CF" w:rsidR="000F43F1" w:rsidRDefault="000F43F1"/>
    <w:p w14:paraId="5E973CFC" w14:textId="77777777" w:rsidR="000F43F1" w:rsidRDefault="000F43F1">
      <w:pPr>
        <w:rPr>
          <w:b/>
          <w:bCs/>
          <w:sz w:val="28"/>
          <w:szCs w:val="28"/>
        </w:rPr>
      </w:pPr>
    </w:p>
    <w:p w14:paraId="1DE6BD1E" w14:textId="2D1AF9F1" w:rsidR="000F43F1" w:rsidRDefault="000F43F1">
      <w:pPr>
        <w:rPr>
          <w:b/>
          <w:bCs/>
          <w:sz w:val="28"/>
          <w:szCs w:val="28"/>
        </w:rPr>
      </w:pPr>
    </w:p>
    <w:p w14:paraId="7EF367BE" w14:textId="33AB39CA" w:rsidR="00E27994" w:rsidRDefault="00E27994">
      <w:pPr>
        <w:rPr>
          <w:b/>
          <w:bCs/>
          <w:sz w:val="28"/>
          <w:szCs w:val="28"/>
        </w:rPr>
      </w:pPr>
    </w:p>
    <w:p w14:paraId="4AD4D8DE" w14:textId="77777777" w:rsidR="00FD0E70" w:rsidRDefault="00FD0E70">
      <w:pPr>
        <w:rPr>
          <w:b/>
          <w:bCs/>
          <w:sz w:val="28"/>
          <w:szCs w:val="28"/>
        </w:rPr>
      </w:pPr>
    </w:p>
    <w:p w14:paraId="4C421C56" w14:textId="4F89947F" w:rsidR="000F43F1" w:rsidRPr="001D68F2" w:rsidRDefault="000F43F1" w:rsidP="001D68F2">
      <w:pPr>
        <w:jc w:val="center"/>
        <w:rPr>
          <w:b/>
          <w:bCs/>
          <w:sz w:val="32"/>
          <w:szCs w:val="32"/>
        </w:rPr>
      </w:pPr>
      <w:r w:rsidRPr="001D68F2">
        <w:rPr>
          <w:b/>
          <w:bCs/>
          <w:sz w:val="32"/>
          <w:szCs w:val="32"/>
        </w:rPr>
        <w:t>THANDA FILM SCRIPT</w:t>
      </w:r>
      <w:r w:rsidR="00220C78">
        <w:rPr>
          <w:b/>
          <w:bCs/>
          <w:sz w:val="32"/>
          <w:szCs w:val="32"/>
        </w:rPr>
        <w:t xml:space="preserve"> – DRAFT 1</w:t>
      </w:r>
    </w:p>
    <w:p w14:paraId="50292190" w14:textId="4DCC84C8" w:rsidR="00AD6CB6" w:rsidRDefault="001D68F2" w:rsidP="001D68F2">
      <w:pPr>
        <w:jc w:val="center"/>
        <w:rPr>
          <w:b/>
          <w:bCs/>
        </w:rPr>
      </w:pPr>
      <w:r w:rsidRPr="001D68F2">
        <w:rPr>
          <w:b/>
          <w:bCs/>
        </w:rPr>
        <w:t>Nielsen Dinwoodie</w:t>
      </w:r>
      <w:r w:rsidR="00BE5167">
        <w:rPr>
          <w:b/>
          <w:bCs/>
        </w:rPr>
        <w:t xml:space="preserve"> </w:t>
      </w:r>
    </w:p>
    <w:p w14:paraId="0A94D35F" w14:textId="3A0EC406" w:rsidR="00BE5167" w:rsidRPr="001D68F2" w:rsidRDefault="00BE5167" w:rsidP="001D68F2">
      <w:pPr>
        <w:jc w:val="center"/>
        <w:rPr>
          <w:b/>
          <w:bCs/>
          <w:sz w:val="18"/>
          <w:szCs w:val="18"/>
        </w:rPr>
      </w:pPr>
      <w:r>
        <w:rPr>
          <w:b/>
          <w:bCs/>
        </w:rPr>
        <w:t xml:space="preserve">for Cameron </w:t>
      </w:r>
      <w:proofErr w:type="spellStart"/>
      <w:r>
        <w:rPr>
          <w:b/>
          <w:bCs/>
        </w:rPr>
        <w:t>Kernahan</w:t>
      </w:r>
      <w:proofErr w:type="spellEnd"/>
    </w:p>
    <w:p w14:paraId="18BB1C3C" w14:textId="5D36DA93" w:rsidR="009576DF" w:rsidRDefault="009576DF"/>
    <w:p w14:paraId="1C6C1CC2" w14:textId="38A4664E" w:rsidR="009576DF" w:rsidRDefault="009576DF"/>
    <w:p w14:paraId="15F59C99" w14:textId="77777777" w:rsidR="001D68F2" w:rsidRDefault="001D68F2"/>
    <w:p w14:paraId="39CFA8C1" w14:textId="77777777" w:rsidR="001D68F2" w:rsidRPr="00E27994" w:rsidRDefault="009576DF" w:rsidP="001D68F2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t>Section 1 visuals: panoramic landscapes,</w:t>
      </w:r>
    </w:p>
    <w:p w14:paraId="5628F026" w14:textId="6E89D871" w:rsidR="000F43F1" w:rsidRPr="00E27994" w:rsidRDefault="009576DF" w:rsidP="001D68F2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t>Zulu context, big five animals</w:t>
      </w:r>
    </w:p>
    <w:p w14:paraId="3714F6AB" w14:textId="77777777" w:rsidR="009576DF" w:rsidRPr="00E27994" w:rsidRDefault="009576DF" w:rsidP="001D68F2">
      <w:pPr>
        <w:ind w:left="851" w:right="804"/>
        <w:rPr>
          <w:sz w:val="22"/>
          <w:szCs w:val="22"/>
        </w:rPr>
      </w:pPr>
    </w:p>
    <w:p w14:paraId="13A8B728" w14:textId="2F848962" w:rsidR="00AD6CB6" w:rsidRPr="00E27994" w:rsidRDefault="00AD6CB6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Sometimes we forget. </w:t>
      </w:r>
      <w:r w:rsid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 xml:space="preserve">We forget that in a world </w:t>
      </w:r>
      <w:r w:rsidR="006017E3" w:rsidRPr="00E27994">
        <w:rPr>
          <w:sz w:val="22"/>
          <w:szCs w:val="22"/>
        </w:rPr>
        <w:t>of</w:t>
      </w:r>
      <w:r w:rsidRPr="00E27994">
        <w:rPr>
          <w:sz w:val="22"/>
          <w:szCs w:val="22"/>
        </w:rPr>
        <w:t xml:space="preserve"> doing – and all the rush of doing </w:t>
      </w:r>
      <w:r w:rsidRPr="00E27994">
        <w:rPr>
          <w:sz w:val="22"/>
          <w:szCs w:val="22"/>
        </w:rPr>
        <w:softHyphen/>
        <w:t xml:space="preserve">– </w:t>
      </w:r>
      <w:r w:rsid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 xml:space="preserve">there is another way. </w:t>
      </w:r>
      <w:r w:rsidR="00483EC5" w:rsidRP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>The way of being.</w:t>
      </w:r>
    </w:p>
    <w:p w14:paraId="3DF9215B" w14:textId="77777777" w:rsidR="00AD6CB6" w:rsidRPr="00E27994" w:rsidRDefault="00AD6CB6" w:rsidP="001D68F2">
      <w:pPr>
        <w:ind w:left="851" w:right="804"/>
        <w:rPr>
          <w:sz w:val="22"/>
          <w:szCs w:val="22"/>
        </w:rPr>
      </w:pPr>
    </w:p>
    <w:p w14:paraId="7E293901" w14:textId="44CA72D1" w:rsidR="00AD6CB6" w:rsidRPr="00E27994" w:rsidRDefault="00AD6CB6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Africa has not forgotten. </w:t>
      </w:r>
      <w:r w:rsidR="00483EC5" w:rsidRP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 xml:space="preserve">Here, across the vast landscapes of this continent where human life began / time and place </w:t>
      </w:r>
      <w:r w:rsidRPr="00FD0E70">
        <w:rPr>
          <w:sz w:val="22"/>
          <w:szCs w:val="22"/>
        </w:rPr>
        <w:t>arc</w:t>
      </w:r>
      <w:r w:rsidR="006D127A" w:rsidRPr="00FD0E70">
        <w:rPr>
          <w:sz w:val="22"/>
          <w:szCs w:val="22"/>
        </w:rPr>
        <w:t xml:space="preserve"> </w:t>
      </w:r>
      <w:r w:rsidR="006D127A" w:rsidRPr="006D127A">
        <w:rPr>
          <w:sz w:val="22"/>
          <w:szCs w:val="22"/>
          <w:highlight w:val="yellow"/>
        </w:rPr>
        <w:t>[</w:t>
      </w:r>
      <w:r w:rsidR="00FD0E70">
        <w:rPr>
          <w:sz w:val="22"/>
          <w:szCs w:val="22"/>
          <w:highlight w:val="yellow"/>
        </w:rPr>
        <w:t xml:space="preserve">clear </w:t>
      </w:r>
      <w:proofErr w:type="spellStart"/>
      <w:r w:rsidR="00FD0E70">
        <w:rPr>
          <w:sz w:val="22"/>
          <w:szCs w:val="22"/>
          <w:highlight w:val="yellow"/>
        </w:rPr>
        <w:t>pron</w:t>
      </w:r>
      <w:proofErr w:type="spellEnd"/>
      <w:r w:rsidR="00FD0E70">
        <w:rPr>
          <w:sz w:val="22"/>
          <w:szCs w:val="22"/>
          <w:highlight w:val="yellow"/>
        </w:rPr>
        <w:t xml:space="preserve"> </w:t>
      </w:r>
      <w:proofErr w:type="spellStart"/>
      <w:r w:rsidR="00FD0E70">
        <w:rPr>
          <w:sz w:val="22"/>
          <w:szCs w:val="22"/>
          <w:highlight w:val="yellow"/>
        </w:rPr>
        <w:t>rqd</w:t>
      </w:r>
      <w:proofErr w:type="spellEnd"/>
      <w:r w:rsidR="006D127A" w:rsidRPr="006D127A">
        <w:rPr>
          <w:sz w:val="22"/>
          <w:szCs w:val="22"/>
          <w:highlight w:val="yellow"/>
        </w:rPr>
        <w:t>]</w:t>
      </w:r>
      <w:r w:rsidRPr="00E27994">
        <w:rPr>
          <w:sz w:val="22"/>
          <w:szCs w:val="22"/>
        </w:rPr>
        <w:t xml:space="preserve"> silently</w:t>
      </w:r>
      <w:r w:rsidR="006017E3" w:rsidRPr="00E27994">
        <w:rPr>
          <w:sz w:val="22"/>
          <w:szCs w:val="22"/>
        </w:rPr>
        <w:t xml:space="preserve"> / </w:t>
      </w:r>
      <w:r w:rsidRPr="00E27994">
        <w:rPr>
          <w:sz w:val="22"/>
          <w:szCs w:val="22"/>
        </w:rPr>
        <w:t xml:space="preserve">under </w:t>
      </w:r>
      <w:r w:rsidR="006017E3" w:rsidRPr="00E27994">
        <w:rPr>
          <w:sz w:val="22"/>
          <w:szCs w:val="22"/>
        </w:rPr>
        <w:t xml:space="preserve">the moving </w:t>
      </w:r>
      <w:r w:rsidRPr="00E27994">
        <w:rPr>
          <w:sz w:val="22"/>
          <w:szCs w:val="22"/>
        </w:rPr>
        <w:t>skies</w:t>
      </w:r>
      <w:r w:rsidR="006017E3" w:rsidRPr="00E27994">
        <w:rPr>
          <w:sz w:val="22"/>
          <w:szCs w:val="22"/>
        </w:rPr>
        <w:t>.</w:t>
      </w:r>
      <w:r w:rsidRPr="00E27994">
        <w:rPr>
          <w:sz w:val="22"/>
          <w:szCs w:val="22"/>
        </w:rPr>
        <w:t xml:space="preserve">   </w:t>
      </w:r>
    </w:p>
    <w:p w14:paraId="7651F5E4" w14:textId="41531793" w:rsidR="006017E3" w:rsidRPr="00E27994" w:rsidRDefault="006017E3" w:rsidP="001D68F2">
      <w:pPr>
        <w:ind w:left="851" w:right="804"/>
        <w:rPr>
          <w:sz w:val="22"/>
          <w:szCs w:val="22"/>
        </w:rPr>
      </w:pPr>
    </w:p>
    <w:p w14:paraId="2607B50D" w14:textId="4071FAD4" w:rsidR="006017E3" w:rsidRPr="00E27994" w:rsidRDefault="006017E3" w:rsidP="003E2BAF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In South Africa, </w:t>
      </w:r>
      <w:r w:rsid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>there is a place</w:t>
      </w:r>
      <w:r w:rsidR="000F43F1" w:rsidRPr="00E27994">
        <w:rPr>
          <w:sz w:val="22"/>
          <w:szCs w:val="22"/>
        </w:rPr>
        <w:t xml:space="preserve"> </w:t>
      </w:r>
      <w:r w:rsidRPr="00E27994">
        <w:rPr>
          <w:sz w:val="22"/>
          <w:szCs w:val="22"/>
        </w:rPr>
        <w:t>called Thanda.</w:t>
      </w:r>
      <w:r w:rsidR="003E2BAF">
        <w:rPr>
          <w:sz w:val="22"/>
          <w:szCs w:val="22"/>
        </w:rPr>
        <w:t xml:space="preserve"> / O</w:t>
      </w:r>
      <w:r w:rsidRPr="00E27994">
        <w:rPr>
          <w:sz w:val="22"/>
          <w:szCs w:val="22"/>
        </w:rPr>
        <w:t>n the eastern coast where the Indian Ocean reaches</w:t>
      </w:r>
      <w:r w:rsidR="00FD0E70">
        <w:rPr>
          <w:sz w:val="22"/>
          <w:szCs w:val="22"/>
        </w:rPr>
        <w:t xml:space="preserve"> shore</w:t>
      </w:r>
      <w:r w:rsidRPr="00E27994">
        <w:rPr>
          <w:sz w:val="22"/>
          <w:szCs w:val="22"/>
        </w:rPr>
        <w:t xml:space="preserve">. </w:t>
      </w:r>
    </w:p>
    <w:p w14:paraId="24E68266" w14:textId="7033EBAB" w:rsidR="000F43F1" w:rsidRPr="00E27994" w:rsidRDefault="000F43F1" w:rsidP="001D68F2">
      <w:pPr>
        <w:ind w:left="851" w:right="804"/>
        <w:rPr>
          <w:sz w:val="22"/>
          <w:szCs w:val="22"/>
        </w:rPr>
      </w:pPr>
    </w:p>
    <w:p w14:paraId="7266B009" w14:textId="453B789A" w:rsidR="00483EC5" w:rsidRPr="00E27994" w:rsidRDefault="00FD0E70" w:rsidP="00483EC5">
      <w:pPr>
        <w:ind w:left="851" w:right="804"/>
        <w:rPr>
          <w:sz w:val="22"/>
          <w:szCs w:val="22"/>
        </w:rPr>
      </w:pPr>
      <w:r>
        <w:rPr>
          <w:sz w:val="22"/>
          <w:szCs w:val="22"/>
        </w:rPr>
        <w:t>This is</w:t>
      </w:r>
      <w:r w:rsidR="00483EC5" w:rsidRPr="00E27994">
        <w:rPr>
          <w:sz w:val="22"/>
          <w:szCs w:val="22"/>
        </w:rPr>
        <w:t xml:space="preserve"> northern KwaZulu-Natal</w:t>
      </w:r>
      <w:r>
        <w:rPr>
          <w:sz w:val="22"/>
          <w:szCs w:val="22"/>
        </w:rPr>
        <w:t>.</w:t>
      </w:r>
      <w:r w:rsidR="00483EC5" w:rsidRPr="00E27994">
        <w:rPr>
          <w:sz w:val="22"/>
          <w:szCs w:val="22"/>
        </w:rPr>
        <w:t xml:space="preserve"> </w:t>
      </w:r>
      <w:r w:rsidR="00BE5167" w:rsidRPr="00E27994">
        <w:rPr>
          <w:sz w:val="22"/>
          <w:szCs w:val="22"/>
        </w:rPr>
        <w:t xml:space="preserve">/ </w:t>
      </w:r>
      <w:r>
        <w:rPr>
          <w:sz w:val="22"/>
          <w:szCs w:val="22"/>
        </w:rPr>
        <w:t>A place</w:t>
      </w:r>
      <w:r w:rsidR="00483EC5" w:rsidRPr="006D127A">
        <w:rPr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 w:rsidR="00483EC5" w:rsidRPr="00E27994">
        <w:rPr>
          <w:sz w:val="22"/>
          <w:szCs w:val="22"/>
        </w:rPr>
        <w:t xml:space="preserve"> prehistoric archeological remains </w:t>
      </w:r>
      <w:ins w:id="0" w:author="thandaceo@gmail.com" w:date="2026-07-02T11:37:00Z">
        <w:r w:rsidR="00406BDA">
          <w:rPr>
            <w:sz w:val="22"/>
            <w:szCs w:val="22"/>
          </w:rPr>
          <w:t xml:space="preserve">over </w:t>
        </w:r>
      </w:ins>
      <w:r w:rsidR="00483EC5" w:rsidRPr="00E27994">
        <w:rPr>
          <w:sz w:val="22"/>
          <w:szCs w:val="22"/>
        </w:rPr>
        <w:t>200,00</w:t>
      </w:r>
      <w:ins w:id="1" w:author="thandaceo@gmail.com" w:date="2026-07-02T11:37:00Z">
        <w:r w:rsidR="00406BDA">
          <w:rPr>
            <w:sz w:val="22"/>
            <w:szCs w:val="22"/>
          </w:rPr>
          <w:t>0</w:t>
        </w:r>
      </w:ins>
      <w:r w:rsidR="00483EC5" w:rsidRPr="00E27994">
        <w:rPr>
          <w:sz w:val="22"/>
          <w:szCs w:val="22"/>
        </w:rPr>
        <w:t xml:space="preserve"> years</w:t>
      </w:r>
      <w:r w:rsidR="00BE5167" w:rsidRPr="00E27994">
        <w:rPr>
          <w:sz w:val="22"/>
          <w:szCs w:val="22"/>
        </w:rPr>
        <w:t xml:space="preserve"> old</w:t>
      </w:r>
      <w:r w:rsidR="00483EC5" w:rsidRPr="00E27994">
        <w:rPr>
          <w:sz w:val="22"/>
          <w:szCs w:val="22"/>
        </w:rPr>
        <w:t xml:space="preserve">. </w:t>
      </w:r>
    </w:p>
    <w:p w14:paraId="12E4E660" w14:textId="77777777" w:rsidR="00483EC5" w:rsidRPr="00E27994" w:rsidRDefault="00483EC5" w:rsidP="00483EC5">
      <w:pPr>
        <w:ind w:right="804"/>
        <w:rPr>
          <w:sz w:val="22"/>
          <w:szCs w:val="22"/>
        </w:rPr>
      </w:pPr>
    </w:p>
    <w:p w14:paraId="3D5AE1B2" w14:textId="448D401F" w:rsidR="00483EC5" w:rsidRPr="00E27994" w:rsidRDefault="00BE5167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>Thanda</w:t>
      </w:r>
      <w:r w:rsidR="00483EC5" w:rsidRPr="00E27994">
        <w:rPr>
          <w:sz w:val="22"/>
          <w:szCs w:val="22"/>
        </w:rPr>
        <w:t xml:space="preserve"> has always been sacred </w:t>
      </w:r>
      <w:r w:rsidR="00E65B05" w:rsidRPr="00E27994">
        <w:rPr>
          <w:sz w:val="22"/>
          <w:szCs w:val="22"/>
        </w:rPr>
        <w:t xml:space="preserve">/ </w:t>
      </w:r>
      <w:r w:rsidR="00483EC5" w:rsidRPr="00E27994">
        <w:rPr>
          <w:sz w:val="22"/>
          <w:szCs w:val="22"/>
        </w:rPr>
        <w:t xml:space="preserve">and </w:t>
      </w:r>
      <w:ins w:id="2" w:author="thandaceo@gmail.com" w:date="2026-07-02T11:37:00Z">
        <w:r w:rsidR="00406BDA">
          <w:rPr>
            <w:sz w:val="22"/>
            <w:szCs w:val="22"/>
          </w:rPr>
          <w:t xml:space="preserve">was </w:t>
        </w:r>
      </w:ins>
      <w:r w:rsidR="00483EC5" w:rsidRPr="00E27994">
        <w:rPr>
          <w:sz w:val="22"/>
          <w:szCs w:val="22"/>
        </w:rPr>
        <w:t>once the hunting grounds of Zulu kings.</w:t>
      </w:r>
    </w:p>
    <w:p w14:paraId="6FCE1761" w14:textId="77777777" w:rsidR="00483EC5" w:rsidRPr="00E27994" w:rsidRDefault="00483EC5" w:rsidP="001D68F2">
      <w:pPr>
        <w:ind w:left="851" w:right="804"/>
        <w:rPr>
          <w:sz w:val="22"/>
          <w:szCs w:val="22"/>
        </w:rPr>
      </w:pPr>
    </w:p>
    <w:p w14:paraId="2BB13B6A" w14:textId="79E1B80E" w:rsidR="006017E3" w:rsidRPr="00E27994" w:rsidRDefault="00483EC5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In </w:t>
      </w:r>
      <w:r w:rsidR="006017E3" w:rsidRPr="00E27994">
        <w:rPr>
          <w:sz w:val="22"/>
          <w:szCs w:val="22"/>
        </w:rPr>
        <w:t>the Zulu language, Thanda means love.</w:t>
      </w:r>
      <w:r w:rsidR="000F43F1" w:rsidRPr="00E27994">
        <w:rPr>
          <w:sz w:val="22"/>
          <w:szCs w:val="22"/>
        </w:rPr>
        <w:t xml:space="preserve"> </w:t>
      </w:r>
      <w:r w:rsidR="00E27994">
        <w:rPr>
          <w:sz w:val="22"/>
          <w:szCs w:val="22"/>
        </w:rPr>
        <w:t xml:space="preserve">/ </w:t>
      </w:r>
      <w:r w:rsidR="000F43F1" w:rsidRPr="00E27994">
        <w:rPr>
          <w:sz w:val="22"/>
          <w:szCs w:val="22"/>
        </w:rPr>
        <w:t xml:space="preserve">Which is why it was chosen </w:t>
      </w:r>
      <w:r w:rsidR="00E27994">
        <w:rPr>
          <w:sz w:val="22"/>
          <w:szCs w:val="22"/>
        </w:rPr>
        <w:t xml:space="preserve">/ </w:t>
      </w:r>
      <w:r w:rsidR="000F43F1" w:rsidRPr="00E27994">
        <w:rPr>
          <w:sz w:val="22"/>
          <w:szCs w:val="22"/>
        </w:rPr>
        <w:t>as the name for one of the most prestigious private safari estates in</w:t>
      </w:r>
      <w:ins w:id="3" w:author="thandaceo@gmail.com" w:date="2026-07-02T11:37:00Z">
        <w:r w:rsidR="00406BDA">
          <w:rPr>
            <w:sz w:val="22"/>
            <w:szCs w:val="22"/>
          </w:rPr>
          <w:t xml:space="preserve"> </w:t>
        </w:r>
      </w:ins>
      <w:del w:id="4" w:author="thandaceo@gmail.com" w:date="2026-07-02T11:37:00Z">
        <w:r w:rsidR="000F43F1" w:rsidRPr="00E27994" w:rsidDel="00406BDA">
          <w:rPr>
            <w:sz w:val="22"/>
            <w:szCs w:val="22"/>
          </w:rPr>
          <w:delText xml:space="preserve"> South </w:delText>
        </w:r>
      </w:del>
      <w:r w:rsidR="000F43F1" w:rsidRPr="00E27994">
        <w:rPr>
          <w:sz w:val="22"/>
          <w:szCs w:val="22"/>
        </w:rPr>
        <w:t>Africa.</w:t>
      </w:r>
    </w:p>
    <w:p w14:paraId="2BAC4C96" w14:textId="0C02E924" w:rsidR="000F43F1" w:rsidRPr="00E27994" w:rsidRDefault="000F43F1" w:rsidP="00483EC5">
      <w:pPr>
        <w:ind w:right="804"/>
        <w:rPr>
          <w:sz w:val="22"/>
          <w:szCs w:val="22"/>
        </w:rPr>
      </w:pPr>
    </w:p>
    <w:p w14:paraId="66B6CAF7" w14:textId="57B9E9DE" w:rsidR="000F43F1" w:rsidRDefault="000F43F1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No hunting is permitted today. </w:t>
      </w:r>
      <w:r w:rsidR="00BE5167" w:rsidRPr="00E27994">
        <w:rPr>
          <w:sz w:val="22"/>
          <w:szCs w:val="22"/>
        </w:rPr>
        <w:t>S</w:t>
      </w:r>
      <w:r w:rsidRPr="00E27994">
        <w:rPr>
          <w:sz w:val="22"/>
          <w:szCs w:val="22"/>
        </w:rPr>
        <w:t xml:space="preserve">preading across 16-and-a-half thousand hectares, Thanda is a private game reserve devoted to protecting </w:t>
      </w:r>
      <w:r w:rsidR="00E65B05" w:rsidRPr="00E27994">
        <w:rPr>
          <w:sz w:val="22"/>
          <w:szCs w:val="22"/>
        </w:rPr>
        <w:t xml:space="preserve">and preserving </w:t>
      </w:r>
      <w:r w:rsidRPr="00E27994">
        <w:rPr>
          <w:sz w:val="22"/>
          <w:szCs w:val="22"/>
        </w:rPr>
        <w:t>the families of the Big Five animals that roam here at will.</w:t>
      </w:r>
    </w:p>
    <w:p w14:paraId="6E72F9E3" w14:textId="4BE96882" w:rsidR="000F43F1" w:rsidRPr="00E27994" w:rsidRDefault="000F43F1" w:rsidP="001D68F2">
      <w:pPr>
        <w:ind w:left="851" w:right="804"/>
        <w:rPr>
          <w:sz w:val="22"/>
          <w:szCs w:val="22"/>
        </w:rPr>
      </w:pPr>
    </w:p>
    <w:p w14:paraId="18A1021A" w14:textId="77777777" w:rsidR="00FD0E70" w:rsidRDefault="00BE5167" w:rsidP="00FD0E70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>E</w:t>
      </w:r>
      <w:r w:rsidR="000F43F1" w:rsidRPr="00E27994">
        <w:rPr>
          <w:sz w:val="22"/>
          <w:szCs w:val="22"/>
        </w:rPr>
        <w:t>lephants, rhinos, lions, leopards</w:t>
      </w:r>
      <w:r w:rsidRPr="00E27994">
        <w:rPr>
          <w:sz w:val="22"/>
          <w:szCs w:val="22"/>
        </w:rPr>
        <w:t>,</w:t>
      </w:r>
      <w:r w:rsidR="000F43F1" w:rsidRPr="00E27994">
        <w:rPr>
          <w:sz w:val="22"/>
          <w:szCs w:val="22"/>
        </w:rPr>
        <w:t xml:space="preserve"> </w:t>
      </w:r>
      <w:r w:rsidR="008A7FBD" w:rsidRPr="00E27994">
        <w:rPr>
          <w:sz w:val="22"/>
          <w:szCs w:val="22"/>
        </w:rPr>
        <w:t>cheetahs</w:t>
      </w:r>
      <w:r w:rsidRPr="00E27994">
        <w:rPr>
          <w:sz w:val="22"/>
          <w:szCs w:val="22"/>
        </w:rPr>
        <w:t>. / Those</w:t>
      </w:r>
      <w:r w:rsidR="000F43F1" w:rsidRPr="00E27994">
        <w:rPr>
          <w:sz w:val="22"/>
          <w:szCs w:val="22"/>
        </w:rPr>
        <w:t xml:space="preserve"> that live on Thanda / are allowed simply </w:t>
      </w:r>
      <w:r w:rsidR="00E27994">
        <w:rPr>
          <w:sz w:val="22"/>
          <w:szCs w:val="22"/>
        </w:rPr>
        <w:t xml:space="preserve">/ </w:t>
      </w:r>
      <w:r w:rsidR="000F43F1" w:rsidRPr="00E27994">
        <w:rPr>
          <w:sz w:val="22"/>
          <w:szCs w:val="22"/>
        </w:rPr>
        <w:t>to be.</w:t>
      </w:r>
    </w:p>
    <w:p w14:paraId="5FA08D8F" w14:textId="635EE646" w:rsidR="00FD0E70" w:rsidRDefault="00FD0E70" w:rsidP="00FD0E70">
      <w:pPr>
        <w:ind w:left="851" w:right="804"/>
        <w:rPr>
          <w:ins w:id="5" w:author="thandaceo@gmail.com" w:date="2026-07-02T11:38:00Z"/>
          <w:sz w:val="22"/>
          <w:szCs w:val="22"/>
        </w:rPr>
      </w:pPr>
      <w:r>
        <w:rPr>
          <w:sz w:val="22"/>
          <w:szCs w:val="22"/>
        </w:rPr>
        <w:br/>
      </w:r>
    </w:p>
    <w:p w14:paraId="4AB4E891" w14:textId="77777777" w:rsidR="00406BDA" w:rsidRDefault="00406BDA" w:rsidP="00FD0E70">
      <w:pPr>
        <w:ind w:left="851" w:right="804"/>
        <w:rPr>
          <w:sz w:val="22"/>
          <w:szCs w:val="22"/>
        </w:rPr>
      </w:pPr>
    </w:p>
    <w:p w14:paraId="4DC9F324" w14:textId="77777777" w:rsidR="003E2BAF" w:rsidRDefault="003E2BAF" w:rsidP="00FD0E70">
      <w:pPr>
        <w:ind w:left="851" w:right="804"/>
        <w:rPr>
          <w:b/>
          <w:bCs/>
          <w:sz w:val="22"/>
          <w:szCs w:val="22"/>
          <w:u w:val="single"/>
        </w:rPr>
      </w:pPr>
    </w:p>
    <w:p w14:paraId="1E7FBF9B" w14:textId="77777777" w:rsidR="003E2BAF" w:rsidRDefault="003E2BAF" w:rsidP="00FD0E70">
      <w:pPr>
        <w:ind w:left="851" w:right="804"/>
        <w:rPr>
          <w:b/>
          <w:bCs/>
          <w:sz w:val="22"/>
          <w:szCs w:val="22"/>
          <w:u w:val="single"/>
        </w:rPr>
      </w:pPr>
    </w:p>
    <w:p w14:paraId="18A24E4C" w14:textId="578182B2" w:rsidR="001D68F2" w:rsidRPr="00E27994" w:rsidRDefault="009576DF" w:rsidP="00FD0E70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lastRenderedPageBreak/>
        <w:t xml:space="preserve">Section 2 visuals: </w:t>
      </w:r>
      <w:r w:rsidR="003E1FBC" w:rsidRPr="00E27994">
        <w:rPr>
          <w:b/>
          <w:bCs/>
          <w:sz w:val="22"/>
          <w:szCs w:val="22"/>
          <w:u w:val="single"/>
        </w:rPr>
        <w:t xml:space="preserve">Zulu and </w:t>
      </w:r>
      <w:r w:rsidRPr="00E27994">
        <w:rPr>
          <w:b/>
          <w:bCs/>
          <w:sz w:val="22"/>
          <w:szCs w:val="22"/>
          <w:u w:val="single"/>
        </w:rPr>
        <w:t>Thanda</w:t>
      </w:r>
      <w:r w:rsidR="003E1FBC" w:rsidRPr="00E27994">
        <w:rPr>
          <w:b/>
          <w:bCs/>
          <w:sz w:val="22"/>
          <w:szCs w:val="22"/>
          <w:u w:val="single"/>
        </w:rPr>
        <w:t xml:space="preserve"> people</w:t>
      </w:r>
    </w:p>
    <w:p w14:paraId="5325086A" w14:textId="25A27D7F" w:rsidR="009576DF" w:rsidRPr="00E27994" w:rsidRDefault="001D68F2" w:rsidP="001D68F2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t>t</w:t>
      </w:r>
      <w:r w:rsidR="009576DF" w:rsidRPr="00E27994">
        <w:rPr>
          <w:b/>
          <w:bCs/>
          <w:sz w:val="22"/>
          <w:szCs w:val="22"/>
          <w:u w:val="single"/>
        </w:rPr>
        <w:t>ogether</w:t>
      </w:r>
      <w:r w:rsidR="008A7FBD" w:rsidRPr="00E27994">
        <w:rPr>
          <w:b/>
          <w:bCs/>
          <w:sz w:val="22"/>
          <w:szCs w:val="22"/>
          <w:u w:val="single"/>
        </w:rPr>
        <w:t>, Royal Residences</w:t>
      </w:r>
    </w:p>
    <w:p w14:paraId="17D14A88" w14:textId="77777777" w:rsidR="009576DF" w:rsidRPr="00E27994" w:rsidRDefault="009576DF" w:rsidP="001D68F2">
      <w:pPr>
        <w:ind w:left="851" w:right="804"/>
        <w:rPr>
          <w:sz w:val="22"/>
          <w:szCs w:val="22"/>
        </w:rPr>
      </w:pPr>
    </w:p>
    <w:p w14:paraId="3C621014" w14:textId="40250A25" w:rsidR="000F43F1" w:rsidRPr="00E27994" w:rsidRDefault="000F43F1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Human beings are also allowed. Indeed, some </w:t>
      </w:r>
      <w:ins w:id="6" w:author="thandaceo@gmail.com" w:date="2026-07-02T11:38:00Z">
        <w:r w:rsidR="00406BDA">
          <w:rPr>
            <w:sz w:val="22"/>
            <w:szCs w:val="22"/>
          </w:rPr>
          <w:t>386 hectares</w:t>
        </w:r>
      </w:ins>
      <w:del w:id="7" w:author="thandaceo@gmail.com" w:date="2026-07-02T11:38:00Z">
        <w:r w:rsidRPr="00E27994" w:rsidDel="00406BDA">
          <w:rPr>
            <w:sz w:val="22"/>
            <w:szCs w:val="22"/>
          </w:rPr>
          <w:delText xml:space="preserve">400 </w:delText>
        </w:r>
        <w:r w:rsidR="008A7FBD" w:rsidRPr="00E27994" w:rsidDel="00406BDA">
          <w:rPr>
            <w:sz w:val="22"/>
            <w:szCs w:val="22"/>
          </w:rPr>
          <w:delText xml:space="preserve">gated </w:delText>
        </w:r>
        <w:r w:rsidRPr="00E27994" w:rsidDel="00406BDA">
          <w:rPr>
            <w:sz w:val="22"/>
            <w:szCs w:val="22"/>
          </w:rPr>
          <w:delText>acres</w:delText>
        </w:r>
      </w:del>
      <w:r w:rsidRPr="00E27994">
        <w:rPr>
          <w:sz w:val="22"/>
          <w:szCs w:val="22"/>
        </w:rPr>
        <w:t xml:space="preserve"> of this protected land</w:t>
      </w:r>
      <w:r w:rsidR="006C2956" w:rsidRPr="00E27994">
        <w:rPr>
          <w:sz w:val="22"/>
          <w:szCs w:val="22"/>
        </w:rPr>
        <w:t xml:space="preserve"> </w:t>
      </w:r>
      <w:r w:rsidR="00E27994">
        <w:rPr>
          <w:sz w:val="22"/>
          <w:szCs w:val="22"/>
        </w:rPr>
        <w:t xml:space="preserve">/ </w:t>
      </w:r>
      <w:r w:rsidR="006C2956" w:rsidRPr="00E27994">
        <w:rPr>
          <w:sz w:val="22"/>
          <w:szCs w:val="22"/>
        </w:rPr>
        <w:t xml:space="preserve">have been set aside </w:t>
      </w:r>
      <w:ins w:id="8" w:author="thandaceo@gmail.com" w:date="2026-07-02T11:38:00Z">
        <w:r w:rsidR="00406BDA">
          <w:rPr>
            <w:sz w:val="22"/>
            <w:szCs w:val="22"/>
          </w:rPr>
          <w:t xml:space="preserve">in an access controlled gated </w:t>
        </w:r>
      </w:ins>
      <w:ins w:id="9" w:author="thandaceo@gmail.com" w:date="2026-07-02T11:39:00Z">
        <w:r w:rsidR="00406BDA">
          <w:rPr>
            <w:sz w:val="22"/>
            <w:szCs w:val="22"/>
          </w:rPr>
          <w:t xml:space="preserve">estate </w:t>
        </w:r>
      </w:ins>
      <w:r w:rsidR="006C2956" w:rsidRPr="00E27994">
        <w:rPr>
          <w:sz w:val="22"/>
          <w:szCs w:val="22"/>
        </w:rPr>
        <w:t xml:space="preserve">for people who now call this magical </w:t>
      </w:r>
      <w:r w:rsidR="008A7FBD" w:rsidRPr="00E27994">
        <w:rPr>
          <w:sz w:val="22"/>
          <w:szCs w:val="22"/>
        </w:rPr>
        <w:t>escap</w:t>
      </w:r>
      <w:r w:rsidR="006C2956" w:rsidRPr="00E27994">
        <w:rPr>
          <w:sz w:val="22"/>
          <w:szCs w:val="22"/>
        </w:rPr>
        <w:t xml:space="preserve">e their home. </w:t>
      </w:r>
      <w:r w:rsidR="00E27994">
        <w:rPr>
          <w:sz w:val="22"/>
          <w:szCs w:val="22"/>
        </w:rPr>
        <w:t xml:space="preserve">/ </w:t>
      </w:r>
      <w:r w:rsidR="006C2956" w:rsidRPr="00E27994">
        <w:rPr>
          <w:sz w:val="22"/>
          <w:szCs w:val="22"/>
        </w:rPr>
        <w:t>People selected by invitation</w:t>
      </w:r>
      <w:r w:rsidR="006D127A">
        <w:rPr>
          <w:sz w:val="22"/>
          <w:szCs w:val="22"/>
        </w:rPr>
        <w:t xml:space="preserve"> </w:t>
      </w:r>
      <w:r w:rsidR="006C2956" w:rsidRPr="00E27994">
        <w:rPr>
          <w:sz w:val="22"/>
          <w:szCs w:val="22"/>
        </w:rPr>
        <w:t xml:space="preserve">only </w:t>
      </w:r>
      <w:r w:rsidR="00E27994">
        <w:rPr>
          <w:sz w:val="22"/>
          <w:szCs w:val="22"/>
        </w:rPr>
        <w:t xml:space="preserve">/ </w:t>
      </w:r>
      <w:r w:rsidR="006C2956" w:rsidRPr="00E27994">
        <w:rPr>
          <w:sz w:val="22"/>
          <w:szCs w:val="22"/>
        </w:rPr>
        <w:t>to be members of the Royal Thanda Club.</w:t>
      </w:r>
    </w:p>
    <w:p w14:paraId="44B2D21D" w14:textId="1B33885E" w:rsidR="006C2956" w:rsidRPr="00E27994" w:rsidRDefault="006C2956" w:rsidP="001D68F2">
      <w:pPr>
        <w:ind w:left="851" w:right="804"/>
        <w:rPr>
          <w:sz w:val="22"/>
          <w:szCs w:val="22"/>
        </w:rPr>
      </w:pPr>
    </w:p>
    <w:p w14:paraId="11D02A9F" w14:textId="7B0FE773" w:rsidR="001D68F2" w:rsidRPr="00E27994" w:rsidRDefault="008A7FBD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The Club was created with the </w:t>
      </w:r>
      <w:ins w:id="10" w:author="thandaceo@gmail.com" w:date="2026-08-22T11:18:00Z">
        <w:r w:rsidR="00394F2F">
          <w:rPr>
            <w:sz w:val="22"/>
            <w:szCs w:val="22"/>
          </w:rPr>
          <w:t>endorsement</w:t>
        </w:r>
        <w:r w:rsidR="00F36734">
          <w:rPr>
            <w:sz w:val="22"/>
            <w:szCs w:val="22"/>
          </w:rPr>
          <w:t xml:space="preserve"> and support</w:t>
        </w:r>
      </w:ins>
      <w:del w:id="11" w:author="thandaceo@gmail.com" w:date="2026-08-22T11:18:00Z">
        <w:r w:rsidRPr="00E27994" w:rsidDel="00394F2F">
          <w:rPr>
            <w:sz w:val="22"/>
            <w:szCs w:val="22"/>
          </w:rPr>
          <w:delText>approval</w:delText>
        </w:r>
      </w:del>
      <w:r w:rsidRPr="00E27994">
        <w:rPr>
          <w:sz w:val="22"/>
          <w:szCs w:val="22"/>
        </w:rPr>
        <w:t xml:space="preserve"> of the </w:t>
      </w:r>
      <w:ins w:id="12" w:author="thandaceo@gmail.com" w:date="2026-07-02T11:39:00Z">
        <w:r w:rsidR="00406BDA">
          <w:rPr>
            <w:sz w:val="22"/>
            <w:szCs w:val="22"/>
          </w:rPr>
          <w:t xml:space="preserve">late </w:t>
        </w:r>
      </w:ins>
      <w:r w:rsidRPr="00E27994">
        <w:rPr>
          <w:sz w:val="22"/>
          <w:szCs w:val="22"/>
        </w:rPr>
        <w:t>Zulu king</w:t>
      </w:r>
      <w:r w:rsidR="001D68F2" w:rsidRPr="00E27994">
        <w:rPr>
          <w:sz w:val="22"/>
          <w:szCs w:val="22"/>
        </w:rPr>
        <w:t xml:space="preserve">, His Majesty </w:t>
      </w:r>
      <w:proofErr w:type="spellStart"/>
      <w:r w:rsidR="001D68F2" w:rsidRPr="00E27994">
        <w:rPr>
          <w:sz w:val="22"/>
          <w:szCs w:val="22"/>
        </w:rPr>
        <w:t>Zwelithini</w:t>
      </w:r>
      <w:proofErr w:type="spellEnd"/>
      <w:r w:rsidR="001D68F2" w:rsidRPr="00E27994">
        <w:rPr>
          <w:sz w:val="22"/>
          <w:szCs w:val="22"/>
        </w:rPr>
        <w:t xml:space="preserve"> Goodwill </w:t>
      </w:r>
      <w:proofErr w:type="spellStart"/>
      <w:r w:rsidR="001D68F2" w:rsidRPr="00E27994">
        <w:rPr>
          <w:sz w:val="22"/>
          <w:szCs w:val="22"/>
        </w:rPr>
        <w:t>KaBhekuzulu</w:t>
      </w:r>
      <w:proofErr w:type="spellEnd"/>
      <w:r w:rsidR="001D68F2" w:rsidRPr="00E27994">
        <w:rPr>
          <w:sz w:val="22"/>
          <w:szCs w:val="22"/>
        </w:rPr>
        <w:t xml:space="preserve">, who ruled as </w:t>
      </w:r>
      <w:ins w:id="13" w:author="thandaceo@gmail.com" w:date="2026-08-22T11:18:00Z">
        <w:r w:rsidR="00F36734">
          <w:rPr>
            <w:sz w:val="22"/>
            <w:szCs w:val="22"/>
          </w:rPr>
          <w:t xml:space="preserve">the Zulu King and </w:t>
        </w:r>
      </w:ins>
      <w:r w:rsidR="001D68F2" w:rsidRPr="00E27994">
        <w:rPr>
          <w:sz w:val="22"/>
          <w:szCs w:val="22"/>
        </w:rPr>
        <w:t>head of state of KwaZulu-Natal for 49 years.</w:t>
      </w:r>
      <w:r w:rsidRPr="00E27994">
        <w:rPr>
          <w:sz w:val="22"/>
          <w:szCs w:val="22"/>
        </w:rPr>
        <w:t xml:space="preserve"> </w:t>
      </w:r>
    </w:p>
    <w:p w14:paraId="68CBCD4F" w14:textId="77777777" w:rsidR="001D68F2" w:rsidRPr="00E27994" w:rsidRDefault="001D68F2" w:rsidP="001D68F2">
      <w:pPr>
        <w:ind w:left="851" w:right="804"/>
        <w:rPr>
          <w:sz w:val="22"/>
          <w:szCs w:val="22"/>
        </w:rPr>
      </w:pPr>
    </w:p>
    <w:p w14:paraId="7775C3D1" w14:textId="665A8682" w:rsidR="002A251E" w:rsidRDefault="001D68F2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The ethic of the Club, appropriately, is </w:t>
      </w:r>
      <w:r w:rsidR="002A251E">
        <w:rPr>
          <w:sz w:val="22"/>
          <w:szCs w:val="22"/>
        </w:rPr>
        <w:t>also</w:t>
      </w:r>
      <w:r w:rsidRPr="00E27994">
        <w:rPr>
          <w:sz w:val="22"/>
          <w:szCs w:val="22"/>
        </w:rPr>
        <w:t xml:space="preserve"> goodwill. </w:t>
      </w:r>
      <w:r w:rsidR="00321FD8" w:rsidRPr="00E27994">
        <w:rPr>
          <w:sz w:val="22"/>
          <w:szCs w:val="22"/>
        </w:rPr>
        <w:t>The privileges of m</w:t>
      </w:r>
      <w:r w:rsidR="006C2956" w:rsidRPr="00E27994">
        <w:rPr>
          <w:sz w:val="22"/>
          <w:szCs w:val="22"/>
        </w:rPr>
        <w:t>embership</w:t>
      </w:r>
      <w:r w:rsidR="00321FD8" w:rsidRPr="00E27994">
        <w:rPr>
          <w:sz w:val="22"/>
          <w:szCs w:val="22"/>
        </w:rPr>
        <w:t xml:space="preserve"> encompass unique experiences</w:t>
      </w:r>
      <w:r w:rsidR="00E27994">
        <w:rPr>
          <w:sz w:val="22"/>
          <w:szCs w:val="22"/>
        </w:rPr>
        <w:t xml:space="preserve"> of </w:t>
      </w:r>
      <w:ins w:id="14" w:author="thandaceo@gmail.com" w:date="2026-08-22T11:19:00Z">
        <w:r w:rsidR="00F36734">
          <w:rPr>
            <w:sz w:val="22"/>
            <w:szCs w:val="22"/>
          </w:rPr>
          <w:t>being in a nature environment with</w:t>
        </w:r>
      </w:ins>
      <w:ins w:id="15" w:author="thandaceo@gmail.com" w:date="2026-08-22T11:20:00Z">
        <w:r w:rsidR="00F36734">
          <w:rPr>
            <w:sz w:val="22"/>
            <w:szCs w:val="22"/>
          </w:rPr>
          <w:t xml:space="preserve"> likeminded people, embracing </w:t>
        </w:r>
      </w:ins>
      <w:r w:rsidR="00503774">
        <w:rPr>
          <w:sz w:val="22"/>
          <w:szCs w:val="22"/>
        </w:rPr>
        <w:t xml:space="preserve">African </w:t>
      </w:r>
      <w:r w:rsidR="00E27994">
        <w:rPr>
          <w:sz w:val="22"/>
          <w:szCs w:val="22"/>
        </w:rPr>
        <w:t>culture</w:t>
      </w:r>
      <w:r w:rsidR="002A251E">
        <w:rPr>
          <w:sz w:val="22"/>
          <w:szCs w:val="22"/>
        </w:rPr>
        <w:t>, exploration</w:t>
      </w:r>
      <w:r w:rsidR="00E27994">
        <w:rPr>
          <w:sz w:val="22"/>
          <w:szCs w:val="22"/>
        </w:rPr>
        <w:t xml:space="preserve"> and wellness</w:t>
      </w:r>
      <w:r w:rsidR="00321FD8" w:rsidRPr="00E27994">
        <w:rPr>
          <w:sz w:val="22"/>
          <w:szCs w:val="22"/>
        </w:rPr>
        <w:t xml:space="preserve"> </w:t>
      </w:r>
      <w:r w:rsidR="00503774">
        <w:rPr>
          <w:sz w:val="22"/>
          <w:szCs w:val="22"/>
        </w:rPr>
        <w:t>in all its forms</w:t>
      </w:r>
      <w:r w:rsidR="00321FD8" w:rsidRPr="00E27994">
        <w:rPr>
          <w:sz w:val="22"/>
          <w:szCs w:val="22"/>
        </w:rPr>
        <w:t xml:space="preserve">. </w:t>
      </w:r>
    </w:p>
    <w:p w14:paraId="44A2ACBE" w14:textId="77777777" w:rsidR="002A251E" w:rsidRDefault="002A251E" w:rsidP="001D68F2">
      <w:pPr>
        <w:ind w:left="851" w:right="804"/>
        <w:rPr>
          <w:sz w:val="22"/>
          <w:szCs w:val="22"/>
        </w:rPr>
      </w:pPr>
    </w:p>
    <w:p w14:paraId="23032BDB" w14:textId="3DEA645C" w:rsidR="006C2956" w:rsidRPr="00E27994" w:rsidRDefault="00321FD8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>The Club</w:t>
      </w:r>
      <w:r w:rsidR="006C2956" w:rsidRPr="00E27994">
        <w:rPr>
          <w:sz w:val="22"/>
          <w:szCs w:val="22"/>
        </w:rPr>
        <w:t xml:space="preserve"> is open only to own</w:t>
      </w:r>
      <w:r w:rsidRPr="00E27994">
        <w:rPr>
          <w:sz w:val="22"/>
          <w:szCs w:val="22"/>
        </w:rPr>
        <w:t>ers of</w:t>
      </w:r>
      <w:r w:rsidR="006C2956" w:rsidRPr="00E27994">
        <w:rPr>
          <w:sz w:val="22"/>
          <w:szCs w:val="22"/>
        </w:rPr>
        <w:t xml:space="preserve"> one of the exclusive Royal Residences </w:t>
      </w:r>
      <w:del w:id="16" w:author="thandaceo@gmail.com" w:date="2026-07-02T11:39:00Z">
        <w:r w:rsidR="006C2956" w:rsidRPr="00E27994" w:rsidDel="00406BDA">
          <w:rPr>
            <w:sz w:val="22"/>
            <w:szCs w:val="22"/>
          </w:rPr>
          <w:delText>o</w:delText>
        </w:r>
      </w:del>
      <w:ins w:id="17" w:author="thandaceo@gmail.com" w:date="2026-07-02T11:39:00Z">
        <w:r w:rsidR="00406BDA">
          <w:rPr>
            <w:sz w:val="22"/>
            <w:szCs w:val="22"/>
          </w:rPr>
          <w:t>within the estate</w:t>
        </w:r>
      </w:ins>
      <w:del w:id="18" w:author="thandaceo@gmail.com" w:date="2026-07-02T11:39:00Z">
        <w:r w:rsidR="006C2956" w:rsidRPr="00E27994" w:rsidDel="00406BDA">
          <w:rPr>
            <w:sz w:val="22"/>
            <w:szCs w:val="22"/>
          </w:rPr>
          <w:delText xml:space="preserve">n the </w:delText>
        </w:r>
        <w:r w:rsidR="006D127A" w:rsidRPr="00FD0E70" w:rsidDel="00406BDA">
          <w:rPr>
            <w:sz w:val="22"/>
            <w:szCs w:val="22"/>
          </w:rPr>
          <w:delText>Thanda</w:delText>
        </w:r>
        <w:r w:rsidR="006D127A" w:rsidDel="00406BDA">
          <w:rPr>
            <w:sz w:val="22"/>
            <w:szCs w:val="22"/>
          </w:rPr>
          <w:delText xml:space="preserve"> </w:delText>
        </w:r>
        <w:r w:rsidR="006C2956" w:rsidRPr="00E27994" w:rsidDel="00406BDA">
          <w:rPr>
            <w:sz w:val="22"/>
            <w:szCs w:val="22"/>
          </w:rPr>
          <w:delText>reserve.</w:delText>
        </w:r>
      </w:del>
      <w:r w:rsidR="008A7FBD" w:rsidRPr="00E27994">
        <w:rPr>
          <w:sz w:val="22"/>
          <w:szCs w:val="22"/>
        </w:rPr>
        <w:t xml:space="preserve"> </w:t>
      </w:r>
      <w:ins w:id="19" w:author="thandaceo@gmail.com" w:date="2026-07-02T11:39:00Z">
        <w:r w:rsidR="00406BDA">
          <w:rPr>
            <w:sz w:val="22"/>
            <w:szCs w:val="22"/>
          </w:rPr>
          <w:t>of which there will be a maxi</w:t>
        </w:r>
      </w:ins>
      <w:ins w:id="20" w:author="thandaceo@gmail.com" w:date="2026-07-02T11:40:00Z">
        <w:r w:rsidR="00406BDA">
          <w:rPr>
            <w:sz w:val="22"/>
            <w:szCs w:val="22"/>
          </w:rPr>
          <w:t xml:space="preserve">mum of 44 and envisaged club house. </w:t>
        </w:r>
      </w:ins>
    </w:p>
    <w:p w14:paraId="290053C0" w14:textId="0C99A2ED" w:rsidR="001D68F2" w:rsidRPr="00E27994" w:rsidRDefault="001D68F2" w:rsidP="001D68F2">
      <w:pPr>
        <w:ind w:left="851" w:right="804"/>
        <w:rPr>
          <w:sz w:val="22"/>
          <w:szCs w:val="22"/>
        </w:rPr>
      </w:pPr>
    </w:p>
    <w:p w14:paraId="7D0C1E15" w14:textId="033B2C4A" w:rsidR="001D68F2" w:rsidRPr="00E27994" w:rsidRDefault="001D68F2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The first seven </w:t>
      </w:r>
      <w:ins w:id="21" w:author="thandaceo@gmail.com" w:date="2026-08-22T11:20:00Z">
        <w:r w:rsidR="00F36734">
          <w:rPr>
            <w:sz w:val="22"/>
            <w:szCs w:val="22"/>
          </w:rPr>
          <w:t xml:space="preserve">completed </w:t>
        </w:r>
      </w:ins>
      <w:r w:rsidRPr="00E27994">
        <w:rPr>
          <w:sz w:val="22"/>
          <w:szCs w:val="22"/>
        </w:rPr>
        <w:t xml:space="preserve">Residences came to </w:t>
      </w:r>
      <w:r w:rsidR="00483EC5" w:rsidRPr="00E27994">
        <w:rPr>
          <w:sz w:val="22"/>
          <w:szCs w:val="22"/>
        </w:rPr>
        <w:t xml:space="preserve">be </w:t>
      </w:r>
      <w:r w:rsidRPr="00E27994">
        <w:rPr>
          <w:sz w:val="22"/>
          <w:szCs w:val="22"/>
        </w:rPr>
        <w:t>owne</w:t>
      </w:r>
      <w:r w:rsidR="00483EC5" w:rsidRPr="00E27994">
        <w:rPr>
          <w:sz w:val="22"/>
          <w:szCs w:val="22"/>
        </w:rPr>
        <w:t>d</w:t>
      </w:r>
      <w:r w:rsidRPr="00E27994">
        <w:rPr>
          <w:sz w:val="22"/>
          <w:szCs w:val="22"/>
        </w:rPr>
        <w:t xml:space="preserve"> through word of mouth</w:t>
      </w:r>
      <w:ins w:id="22" w:author="thandaceo@gmail.com" w:date="2026-08-22T11:20:00Z">
        <w:r w:rsidR="00F36734">
          <w:rPr>
            <w:sz w:val="22"/>
            <w:szCs w:val="22"/>
          </w:rPr>
          <w:t>, with an additional two new members whose villas shall commence construction shortly</w:t>
        </w:r>
      </w:ins>
      <w:r w:rsidRPr="00E27994">
        <w:rPr>
          <w:sz w:val="22"/>
          <w:szCs w:val="22"/>
        </w:rPr>
        <w:t xml:space="preserve">. </w:t>
      </w:r>
      <w:ins w:id="23" w:author="thandaceo@gmail.com" w:date="2026-08-22T11:21:00Z">
        <w:r w:rsidR="00F36734">
          <w:rPr>
            <w:sz w:val="22"/>
            <w:szCs w:val="22"/>
          </w:rPr>
          <w:t xml:space="preserve">/ </w:t>
        </w:r>
      </w:ins>
      <w:del w:id="24" w:author="thandaceo@gmail.com" w:date="2026-08-22T11:21:00Z">
        <w:r w:rsidR="00E27994" w:rsidDel="00F36734">
          <w:rPr>
            <w:sz w:val="22"/>
            <w:szCs w:val="22"/>
          </w:rPr>
          <w:delText xml:space="preserve">/ </w:delText>
        </w:r>
      </w:del>
      <w:r w:rsidR="00483EC5" w:rsidRPr="00E27994">
        <w:rPr>
          <w:sz w:val="22"/>
          <w:szCs w:val="22"/>
        </w:rPr>
        <w:t xml:space="preserve">But </w:t>
      </w:r>
      <w:r w:rsidR="002A251E">
        <w:rPr>
          <w:sz w:val="22"/>
          <w:szCs w:val="22"/>
        </w:rPr>
        <w:t xml:space="preserve">the offer here </w:t>
      </w:r>
      <w:r w:rsidR="00483EC5" w:rsidRPr="00E27994">
        <w:rPr>
          <w:sz w:val="22"/>
          <w:szCs w:val="22"/>
        </w:rPr>
        <w:t>is more than a real estate opportunity.</w:t>
      </w:r>
      <w:r w:rsidRPr="00E27994">
        <w:rPr>
          <w:sz w:val="22"/>
          <w:szCs w:val="22"/>
        </w:rPr>
        <w:t xml:space="preserve"> </w:t>
      </w:r>
      <w:r w:rsidR="00FD0E70">
        <w:rPr>
          <w:sz w:val="22"/>
          <w:szCs w:val="22"/>
        </w:rPr>
        <w:t>/ It’s about the conservation of a way of being</w:t>
      </w:r>
      <w:r w:rsidRPr="00E27994">
        <w:rPr>
          <w:sz w:val="22"/>
          <w:szCs w:val="22"/>
        </w:rPr>
        <w:t xml:space="preserve"> </w:t>
      </w:r>
      <w:r w:rsidR="00FD0E70">
        <w:rPr>
          <w:sz w:val="22"/>
          <w:szCs w:val="22"/>
        </w:rPr>
        <w:t xml:space="preserve">/ – and being </w:t>
      </w:r>
      <w:r w:rsidR="002A251E">
        <w:rPr>
          <w:sz w:val="22"/>
          <w:szCs w:val="22"/>
        </w:rPr>
        <w:t xml:space="preserve">personally </w:t>
      </w:r>
      <w:r w:rsidR="00FD0E70">
        <w:rPr>
          <w:sz w:val="22"/>
          <w:szCs w:val="22"/>
        </w:rPr>
        <w:t xml:space="preserve">part of a </w:t>
      </w:r>
      <w:r w:rsidR="002A251E">
        <w:rPr>
          <w:sz w:val="22"/>
          <w:szCs w:val="22"/>
        </w:rPr>
        <w:t xml:space="preserve">select </w:t>
      </w:r>
      <w:r w:rsidR="00FD0E70">
        <w:rPr>
          <w:sz w:val="22"/>
          <w:szCs w:val="22"/>
        </w:rPr>
        <w:t xml:space="preserve">community </w:t>
      </w:r>
      <w:r w:rsidR="00A93664">
        <w:rPr>
          <w:sz w:val="22"/>
          <w:szCs w:val="22"/>
        </w:rPr>
        <w:t xml:space="preserve">/ </w:t>
      </w:r>
      <w:r w:rsidR="00FD0E70">
        <w:rPr>
          <w:sz w:val="22"/>
          <w:szCs w:val="22"/>
        </w:rPr>
        <w:t xml:space="preserve">of </w:t>
      </w:r>
      <w:r w:rsidR="002A251E">
        <w:rPr>
          <w:sz w:val="22"/>
          <w:szCs w:val="22"/>
        </w:rPr>
        <w:t xml:space="preserve">like-minded people from around the </w:t>
      </w:r>
      <w:r w:rsidR="00FD0E70">
        <w:rPr>
          <w:sz w:val="22"/>
          <w:szCs w:val="22"/>
        </w:rPr>
        <w:t>glob</w:t>
      </w:r>
      <w:r w:rsidR="002A251E">
        <w:rPr>
          <w:sz w:val="22"/>
          <w:szCs w:val="22"/>
        </w:rPr>
        <w:t>e.</w:t>
      </w:r>
    </w:p>
    <w:p w14:paraId="117C3BB2" w14:textId="660ADA61" w:rsidR="00483EC5" w:rsidRPr="00E27994" w:rsidRDefault="00483EC5" w:rsidP="00483EC5">
      <w:pPr>
        <w:ind w:left="851" w:right="804"/>
        <w:rPr>
          <w:sz w:val="22"/>
          <w:szCs w:val="22"/>
        </w:rPr>
      </w:pPr>
    </w:p>
    <w:p w14:paraId="4968965A" w14:textId="013D1871" w:rsidR="00483EC5" w:rsidRPr="00E27994" w:rsidRDefault="00483EC5" w:rsidP="00483EC5">
      <w:pPr>
        <w:ind w:left="851" w:right="804"/>
        <w:rPr>
          <w:sz w:val="22"/>
          <w:szCs w:val="22"/>
        </w:rPr>
      </w:pPr>
    </w:p>
    <w:p w14:paraId="1FDF5D4D" w14:textId="776BFA81" w:rsidR="00483EC5" w:rsidRPr="00E27994" w:rsidRDefault="002A251E" w:rsidP="00483EC5">
      <w:pPr>
        <w:ind w:left="851" w:right="804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column"/>
      </w:r>
      <w:r w:rsidR="00483EC5" w:rsidRPr="00E27994">
        <w:rPr>
          <w:b/>
          <w:bCs/>
          <w:sz w:val="22"/>
          <w:szCs w:val="22"/>
          <w:u w:val="single"/>
        </w:rPr>
        <w:lastRenderedPageBreak/>
        <w:t>Section 3 visuals: Pierr</w:t>
      </w:r>
      <w:r>
        <w:rPr>
          <w:b/>
          <w:bCs/>
          <w:sz w:val="22"/>
          <w:szCs w:val="22"/>
          <w:u w:val="single"/>
        </w:rPr>
        <w:t>e at the Club and on the reserv</w:t>
      </w:r>
      <w:r w:rsidR="00483EC5" w:rsidRPr="00E27994">
        <w:rPr>
          <w:b/>
          <w:bCs/>
          <w:sz w:val="22"/>
          <w:szCs w:val="22"/>
          <w:u w:val="single"/>
        </w:rPr>
        <w:t>e</w:t>
      </w:r>
    </w:p>
    <w:p w14:paraId="1EBA6D20" w14:textId="70F93911" w:rsidR="00483EC5" w:rsidRPr="00E27994" w:rsidRDefault="00483EC5" w:rsidP="001F2D65">
      <w:pPr>
        <w:ind w:right="804"/>
        <w:rPr>
          <w:sz w:val="22"/>
          <w:szCs w:val="22"/>
        </w:rPr>
      </w:pPr>
    </w:p>
    <w:p w14:paraId="240F3637" w14:textId="46568277" w:rsidR="00483EC5" w:rsidRPr="00E27994" w:rsidRDefault="00483EC5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Pierre Delvaux is </w:t>
      </w:r>
      <w:ins w:id="25" w:author="thandaceo@gmail.com" w:date="2026-07-02T11:40:00Z">
        <w:r w:rsidR="00406BDA">
          <w:rPr>
            <w:sz w:val="22"/>
            <w:szCs w:val="22"/>
          </w:rPr>
          <w:t xml:space="preserve">one of </w:t>
        </w:r>
      </w:ins>
      <w:ins w:id="26" w:author="thandaceo@gmail.com" w:date="2026-07-02T11:41:00Z">
        <w:r w:rsidR="00406BDA">
          <w:rPr>
            <w:sz w:val="22"/>
            <w:szCs w:val="22"/>
          </w:rPr>
          <w:t xml:space="preserve">first two </w:t>
        </w:r>
      </w:ins>
      <w:del w:id="27" w:author="thandaceo@gmail.com" w:date="2026-07-02T11:41:00Z">
        <w:r w:rsidRPr="00E27994" w:rsidDel="00406BDA">
          <w:rPr>
            <w:sz w:val="22"/>
            <w:szCs w:val="22"/>
          </w:rPr>
          <w:delText>t</w:delText>
        </w:r>
      </w:del>
      <w:del w:id="28" w:author="thandaceo@gmail.com" w:date="2026-07-02T11:40:00Z">
        <w:r w:rsidRPr="00E27994" w:rsidDel="00406BDA">
          <w:rPr>
            <w:sz w:val="22"/>
            <w:szCs w:val="22"/>
          </w:rPr>
          <w:delText xml:space="preserve">he </w:delText>
        </w:r>
      </w:del>
      <w:r w:rsidRPr="00E27994">
        <w:rPr>
          <w:sz w:val="22"/>
          <w:szCs w:val="22"/>
        </w:rPr>
        <w:t>founding member</w:t>
      </w:r>
      <w:ins w:id="29" w:author="thandaceo@gmail.com" w:date="2026-07-02T11:40:00Z">
        <w:r w:rsidR="00406BDA">
          <w:rPr>
            <w:sz w:val="22"/>
            <w:szCs w:val="22"/>
          </w:rPr>
          <w:t>s</w:t>
        </w:r>
      </w:ins>
      <w:r w:rsidRPr="00E27994">
        <w:rPr>
          <w:sz w:val="22"/>
          <w:szCs w:val="22"/>
        </w:rPr>
        <w:t xml:space="preserve"> of the Royal Thanda Club. His father camped here in the 19</w:t>
      </w:r>
      <w:ins w:id="30" w:author="thandaceo@gmail.com" w:date="2026-07-02T11:41:00Z">
        <w:r w:rsidR="00406BDA">
          <w:rPr>
            <w:sz w:val="22"/>
            <w:szCs w:val="22"/>
          </w:rPr>
          <w:t>6</w:t>
        </w:r>
      </w:ins>
      <w:del w:id="31" w:author="thandaceo@gmail.com" w:date="2026-07-02T11:41:00Z">
        <w:r w:rsidRPr="00E27994" w:rsidDel="00406BDA">
          <w:rPr>
            <w:sz w:val="22"/>
            <w:szCs w:val="22"/>
          </w:rPr>
          <w:delText>5</w:delText>
        </w:r>
      </w:del>
      <w:r w:rsidRPr="00E27994">
        <w:rPr>
          <w:sz w:val="22"/>
          <w:szCs w:val="22"/>
        </w:rPr>
        <w:t>0s</w:t>
      </w:r>
      <w:r w:rsidR="003E2BAF">
        <w:rPr>
          <w:sz w:val="22"/>
          <w:szCs w:val="22"/>
        </w:rPr>
        <w:t>, t</w:t>
      </w:r>
      <w:r w:rsidRPr="00E27994">
        <w:rPr>
          <w:sz w:val="22"/>
          <w:szCs w:val="22"/>
        </w:rPr>
        <w:t xml:space="preserve">hree generations of </w:t>
      </w:r>
      <w:r w:rsidR="00BE5167" w:rsidRPr="00E27994">
        <w:rPr>
          <w:sz w:val="22"/>
          <w:szCs w:val="22"/>
        </w:rPr>
        <w:t>hi</w:t>
      </w:r>
      <w:r w:rsidRPr="00E27994">
        <w:rPr>
          <w:sz w:val="22"/>
          <w:szCs w:val="22"/>
        </w:rPr>
        <w:t xml:space="preserve">s family have </w:t>
      </w:r>
      <w:ins w:id="32" w:author="thandaceo@gmail.com" w:date="2026-07-02T11:41:00Z">
        <w:r w:rsidR="00406BDA">
          <w:rPr>
            <w:sz w:val="22"/>
            <w:szCs w:val="22"/>
          </w:rPr>
          <w:t>camped on safari</w:t>
        </w:r>
      </w:ins>
      <w:del w:id="33" w:author="thandaceo@gmail.com" w:date="2026-07-02T11:41:00Z">
        <w:r w:rsidRPr="00E27994" w:rsidDel="00406BDA">
          <w:rPr>
            <w:sz w:val="22"/>
            <w:szCs w:val="22"/>
          </w:rPr>
          <w:delText>lived</w:delText>
        </w:r>
      </w:del>
      <w:r w:rsidRPr="00E27994">
        <w:rPr>
          <w:sz w:val="22"/>
          <w:szCs w:val="22"/>
        </w:rPr>
        <w:t xml:space="preserve"> on this land. </w:t>
      </w:r>
      <w:r w:rsidR="002A251E">
        <w:rPr>
          <w:sz w:val="22"/>
          <w:szCs w:val="22"/>
        </w:rPr>
        <w:t>Growing</w:t>
      </w:r>
      <w:r w:rsidRPr="00E27994">
        <w:rPr>
          <w:sz w:val="22"/>
          <w:szCs w:val="22"/>
        </w:rPr>
        <w:t xml:space="preserve"> up here</w:t>
      </w:r>
      <w:r w:rsidR="002A251E">
        <w:rPr>
          <w:sz w:val="22"/>
          <w:szCs w:val="22"/>
        </w:rPr>
        <w:t>, h</w:t>
      </w:r>
      <w:r w:rsidR="00BE5167" w:rsidRPr="00E27994">
        <w:rPr>
          <w:sz w:val="22"/>
          <w:szCs w:val="22"/>
        </w:rPr>
        <w:t>e’</w:t>
      </w:r>
      <w:r w:rsidRPr="00E27994">
        <w:rPr>
          <w:sz w:val="22"/>
          <w:szCs w:val="22"/>
        </w:rPr>
        <w:t xml:space="preserve">s fluent in Zulu and a </w:t>
      </w:r>
      <w:r w:rsidR="00BE5167" w:rsidRPr="00E27994">
        <w:rPr>
          <w:sz w:val="22"/>
          <w:szCs w:val="22"/>
        </w:rPr>
        <w:t xml:space="preserve">highly </w:t>
      </w:r>
      <w:r w:rsidRPr="00E27994">
        <w:rPr>
          <w:sz w:val="22"/>
          <w:szCs w:val="22"/>
        </w:rPr>
        <w:t>respected figurehead for his work in protecting the future of the Thanda estate.</w:t>
      </w:r>
    </w:p>
    <w:p w14:paraId="618CE617" w14:textId="7563E176" w:rsidR="00483EC5" w:rsidRPr="00E27994" w:rsidRDefault="00483EC5" w:rsidP="00483EC5">
      <w:pPr>
        <w:ind w:left="851" w:right="804"/>
        <w:rPr>
          <w:sz w:val="22"/>
          <w:szCs w:val="22"/>
        </w:rPr>
      </w:pPr>
    </w:p>
    <w:p w14:paraId="299661E4" w14:textId="0A17FAC2" w:rsidR="00503774" w:rsidRDefault="00483EC5" w:rsidP="001F2D65">
      <w:pPr>
        <w:ind w:left="851" w:right="804"/>
        <w:rPr>
          <w:color w:val="4472C4" w:themeColor="accent1"/>
          <w:sz w:val="22"/>
          <w:szCs w:val="22"/>
        </w:rPr>
      </w:pPr>
      <w:r w:rsidRPr="00E27994">
        <w:rPr>
          <w:color w:val="4472C4" w:themeColor="accent1"/>
          <w:sz w:val="22"/>
          <w:szCs w:val="22"/>
        </w:rPr>
        <w:t>Short</w:t>
      </w:r>
      <w:r w:rsidR="00FD0E70">
        <w:rPr>
          <w:color w:val="4472C4" w:themeColor="accent1"/>
          <w:sz w:val="22"/>
          <w:szCs w:val="22"/>
        </w:rPr>
        <w:t xml:space="preserve"> stitched clips of</w:t>
      </w:r>
      <w:r w:rsidRPr="00E27994">
        <w:rPr>
          <w:color w:val="4472C4" w:themeColor="accent1"/>
          <w:sz w:val="22"/>
          <w:szCs w:val="22"/>
        </w:rPr>
        <w:t xml:space="preserve"> Pierre indoors and driving across the estate, </w:t>
      </w:r>
      <w:r w:rsidR="002A251E">
        <w:rPr>
          <w:color w:val="4472C4" w:themeColor="accent1"/>
          <w:sz w:val="22"/>
          <w:szCs w:val="22"/>
        </w:rPr>
        <w:t xml:space="preserve">either speaking to someone off camera or v/o in his voice. </w:t>
      </w:r>
      <w:r w:rsidR="00503774">
        <w:rPr>
          <w:color w:val="4472C4" w:themeColor="accent1"/>
          <w:sz w:val="22"/>
          <w:szCs w:val="22"/>
        </w:rPr>
        <w:t>We don’t need much beyond tone-setting soundbites that express the Thanda vision.</w:t>
      </w:r>
      <w:r w:rsidRPr="00E27994">
        <w:rPr>
          <w:color w:val="4472C4" w:themeColor="accent1"/>
          <w:sz w:val="22"/>
          <w:szCs w:val="22"/>
        </w:rPr>
        <w:t xml:space="preserve"> </w:t>
      </w:r>
      <w:r w:rsidR="00503774">
        <w:rPr>
          <w:color w:val="4472C4" w:themeColor="accent1"/>
          <w:sz w:val="22"/>
          <w:szCs w:val="22"/>
        </w:rPr>
        <w:t>These to include:</w:t>
      </w:r>
    </w:p>
    <w:p w14:paraId="7C6349C3" w14:textId="77777777" w:rsidR="00503774" w:rsidRDefault="00503774" w:rsidP="001F2D65">
      <w:pPr>
        <w:ind w:left="851" w:right="804"/>
        <w:rPr>
          <w:color w:val="4472C4" w:themeColor="accent1"/>
          <w:sz w:val="22"/>
          <w:szCs w:val="22"/>
        </w:rPr>
      </w:pPr>
    </w:p>
    <w:p w14:paraId="3ADE7990" w14:textId="19ED901E" w:rsidR="00503774" w:rsidRPr="00503774" w:rsidRDefault="00503774" w:rsidP="00503774">
      <w:pPr>
        <w:pStyle w:val="ListParagraph"/>
        <w:numPr>
          <w:ilvl w:val="0"/>
          <w:numId w:val="1"/>
        </w:numPr>
        <w:ind w:right="804"/>
        <w:rPr>
          <w:color w:val="4472C4" w:themeColor="accent1"/>
          <w:sz w:val="22"/>
          <w:szCs w:val="22"/>
        </w:rPr>
      </w:pPr>
      <w:r>
        <w:rPr>
          <w:i/>
          <w:iCs/>
          <w:color w:val="4472C4" w:themeColor="accent1"/>
          <w:sz w:val="22"/>
          <w:szCs w:val="22"/>
        </w:rPr>
        <w:t xml:space="preserve">Thanda is the most expensive </w:t>
      </w:r>
      <w:ins w:id="34" w:author="thandaceo@gmail.com" w:date="2026-08-22T11:22:00Z">
        <w:r w:rsidR="00F36734">
          <w:rPr>
            <w:i/>
            <w:iCs/>
            <w:color w:val="4472C4" w:themeColor="accent1"/>
            <w:sz w:val="22"/>
            <w:szCs w:val="22"/>
          </w:rPr>
          <w:t xml:space="preserve">safari </w:t>
        </w:r>
      </w:ins>
      <w:bookmarkStart w:id="35" w:name="_GoBack"/>
      <w:bookmarkEnd w:id="35"/>
      <w:r>
        <w:rPr>
          <w:i/>
          <w:iCs/>
          <w:color w:val="4472C4" w:themeColor="accent1"/>
          <w:sz w:val="22"/>
          <w:szCs w:val="22"/>
        </w:rPr>
        <w:t>villa property in South Africa.</w:t>
      </w:r>
      <w:ins w:id="36" w:author="thandaceo@gmail.com" w:date="2026-07-02T11:42:00Z">
        <w:r w:rsidR="00406BDA">
          <w:rPr>
            <w:i/>
            <w:iCs/>
            <w:color w:val="4472C4" w:themeColor="accent1"/>
            <w:sz w:val="22"/>
            <w:szCs w:val="22"/>
          </w:rPr>
          <w:t xml:space="preserve"> (Th</w:t>
        </w:r>
      </w:ins>
      <w:ins w:id="37" w:author="thandaceo@gmail.com" w:date="2026-07-02T11:44:00Z">
        <w:r w:rsidR="00406BDA">
          <w:rPr>
            <w:i/>
            <w:iCs/>
            <w:color w:val="4472C4" w:themeColor="accent1"/>
            <w:sz w:val="22"/>
            <w:szCs w:val="22"/>
          </w:rPr>
          <w:t>e club</w:t>
        </w:r>
      </w:ins>
      <w:ins w:id="38" w:author="thandaceo@gmail.com" w:date="2026-07-02T11:42:00Z">
        <w:r w:rsidR="00406BDA">
          <w:rPr>
            <w:i/>
            <w:iCs/>
            <w:color w:val="4472C4" w:themeColor="accent1"/>
            <w:sz w:val="22"/>
            <w:szCs w:val="22"/>
          </w:rPr>
          <w:t xml:space="preserve"> is set to become the most iconic safari real estate </w:t>
        </w:r>
      </w:ins>
      <w:ins w:id="39" w:author="thandaceo@gmail.com" w:date="2026-07-02T11:44:00Z">
        <w:r w:rsidR="00406BDA">
          <w:rPr>
            <w:i/>
            <w:iCs/>
            <w:color w:val="4472C4" w:themeColor="accent1"/>
            <w:sz w:val="22"/>
            <w:szCs w:val="22"/>
          </w:rPr>
          <w:t xml:space="preserve">and </w:t>
        </w:r>
      </w:ins>
      <w:ins w:id="40" w:author="thandaceo@gmail.com" w:date="2026-07-02T11:45:00Z">
        <w:r w:rsidR="00406BDA">
          <w:rPr>
            <w:i/>
            <w:iCs/>
            <w:color w:val="4472C4" w:themeColor="accent1"/>
            <w:sz w:val="22"/>
            <w:szCs w:val="22"/>
          </w:rPr>
          <w:t>lifestyle offering ever to come out of Africa)</w:t>
        </w:r>
      </w:ins>
    </w:p>
    <w:p w14:paraId="072FCFD6" w14:textId="1F51A65F" w:rsidR="00483EC5" w:rsidRPr="00503774" w:rsidRDefault="00503774" w:rsidP="00503774">
      <w:pPr>
        <w:pStyle w:val="ListParagraph"/>
        <w:numPr>
          <w:ilvl w:val="0"/>
          <w:numId w:val="1"/>
        </w:numPr>
        <w:ind w:right="804"/>
        <w:rPr>
          <w:color w:val="4472C4" w:themeColor="accent1"/>
          <w:sz w:val="22"/>
          <w:szCs w:val="22"/>
        </w:rPr>
      </w:pPr>
      <w:r>
        <w:rPr>
          <w:i/>
          <w:iCs/>
          <w:color w:val="4472C4" w:themeColor="accent1"/>
          <w:sz w:val="22"/>
          <w:szCs w:val="22"/>
        </w:rPr>
        <w:t>But i</w:t>
      </w:r>
      <w:r w:rsidR="001F2D65" w:rsidRPr="00503774">
        <w:rPr>
          <w:i/>
          <w:iCs/>
          <w:color w:val="4472C4" w:themeColor="accent1"/>
          <w:sz w:val="22"/>
          <w:szCs w:val="22"/>
        </w:rPr>
        <w:t>t’s not about the real estate, it’s about who’s sitting round the table</w:t>
      </w:r>
      <w:r w:rsidRPr="00503774">
        <w:rPr>
          <w:i/>
          <w:iCs/>
          <w:color w:val="4472C4" w:themeColor="accent1"/>
          <w:sz w:val="22"/>
          <w:szCs w:val="22"/>
        </w:rPr>
        <w:t>.</w:t>
      </w:r>
      <w:r w:rsidR="003E2BAF">
        <w:rPr>
          <w:i/>
          <w:iCs/>
          <w:color w:val="4472C4" w:themeColor="accent1"/>
          <w:sz w:val="22"/>
          <w:szCs w:val="22"/>
        </w:rPr>
        <w:t xml:space="preserve"> </w:t>
      </w:r>
      <w:r w:rsidR="003E2BAF" w:rsidRPr="003E2BAF">
        <w:rPr>
          <w:i/>
          <w:iCs/>
          <w:color w:val="4472C4" w:themeColor="accent1"/>
          <w:sz w:val="22"/>
          <w:szCs w:val="22"/>
          <w:highlight w:val="yellow"/>
        </w:rPr>
        <w:t>[</w:t>
      </w:r>
      <w:r w:rsidR="003E2BAF">
        <w:rPr>
          <w:i/>
          <w:iCs/>
          <w:color w:val="4472C4" w:themeColor="accent1"/>
          <w:sz w:val="22"/>
          <w:szCs w:val="22"/>
          <w:highlight w:val="yellow"/>
        </w:rPr>
        <w:t>M</w:t>
      </w:r>
      <w:r w:rsidR="003E2BAF" w:rsidRPr="003E2BAF">
        <w:rPr>
          <w:i/>
          <w:iCs/>
          <w:color w:val="4472C4" w:themeColor="accent1"/>
          <w:sz w:val="22"/>
          <w:szCs w:val="22"/>
          <w:highlight w:val="yellow"/>
        </w:rPr>
        <w:t>ore on this idea]</w:t>
      </w:r>
    </w:p>
    <w:p w14:paraId="650C8640" w14:textId="54FBAA16" w:rsidR="00503774" w:rsidRPr="00503774" w:rsidRDefault="00503774" w:rsidP="00503774">
      <w:pPr>
        <w:pStyle w:val="ListParagraph"/>
        <w:numPr>
          <w:ilvl w:val="0"/>
          <w:numId w:val="1"/>
        </w:numPr>
        <w:ind w:right="804"/>
        <w:rPr>
          <w:color w:val="4472C4" w:themeColor="accent1"/>
          <w:sz w:val="22"/>
          <w:szCs w:val="22"/>
        </w:rPr>
      </w:pPr>
      <w:r>
        <w:rPr>
          <w:i/>
          <w:iCs/>
          <w:color w:val="4472C4" w:themeColor="accent1"/>
          <w:sz w:val="22"/>
          <w:szCs w:val="22"/>
        </w:rPr>
        <w:t>Thanda is an invitation to belong to something that cannot be replicated, in a land that cannot be replaced.</w:t>
      </w:r>
    </w:p>
    <w:p w14:paraId="017D47D0" w14:textId="77777777" w:rsidR="00483EC5" w:rsidRPr="00E27994" w:rsidRDefault="00483EC5" w:rsidP="00483EC5">
      <w:pPr>
        <w:ind w:right="804"/>
        <w:rPr>
          <w:color w:val="1F4E79" w:themeColor="accent5" w:themeShade="80"/>
          <w:sz w:val="22"/>
          <w:szCs w:val="22"/>
        </w:rPr>
      </w:pPr>
    </w:p>
    <w:p w14:paraId="15699EA4" w14:textId="044DD747" w:rsidR="001F2D65" w:rsidRPr="00E27994" w:rsidRDefault="00483EC5" w:rsidP="00E27994">
      <w:pPr>
        <w:ind w:left="851" w:right="804"/>
        <w:rPr>
          <w:color w:val="1F4E79" w:themeColor="accent5" w:themeShade="80"/>
          <w:sz w:val="22"/>
          <w:szCs w:val="22"/>
        </w:rPr>
      </w:pPr>
      <w:r w:rsidRPr="00E27994">
        <w:rPr>
          <w:color w:val="1F4E79" w:themeColor="accent5" w:themeShade="80"/>
          <w:sz w:val="22"/>
          <w:szCs w:val="22"/>
        </w:rPr>
        <w:t xml:space="preserve"> </w:t>
      </w:r>
    </w:p>
    <w:p w14:paraId="57BE2D55" w14:textId="047615D6" w:rsidR="00483EC5" w:rsidRPr="00E27994" w:rsidRDefault="002A251E" w:rsidP="00483EC5">
      <w:pPr>
        <w:ind w:left="851" w:right="804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column"/>
      </w:r>
      <w:r w:rsidR="00483EC5" w:rsidRPr="00E27994">
        <w:rPr>
          <w:b/>
          <w:bCs/>
          <w:sz w:val="22"/>
          <w:szCs w:val="22"/>
          <w:u w:val="single"/>
        </w:rPr>
        <w:lastRenderedPageBreak/>
        <w:t>Section 4 visuals: as section 1</w:t>
      </w:r>
    </w:p>
    <w:p w14:paraId="1D4E1667" w14:textId="237398CB" w:rsidR="00483EC5" w:rsidRPr="00E27994" w:rsidRDefault="00483EC5" w:rsidP="00483EC5">
      <w:pPr>
        <w:ind w:left="851" w:right="804"/>
        <w:rPr>
          <w:color w:val="1F4E79" w:themeColor="accent5" w:themeShade="80"/>
          <w:sz w:val="22"/>
          <w:szCs w:val="22"/>
        </w:rPr>
      </w:pPr>
    </w:p>
    <w:p w14:paraId="24B963F6" w14:textId="2EC26631" w:rsidR="00321FD8" w:rsidRPr="00E27994" w:rsidRDefault="00321FD8" w:rsidP="00E27994">
      <w:pPr>
        <w:ind w:left="851" w:right="804"/>
        <w:rPr>
          <w:color w:val="000000" w:themeColor="text1"/>
          <w:sz w:val="22"/>
          <w:szCs w:val="22"/>
        </w:rPr>
      </w:pPr>
      <w:r w:rsidRPr="00E27994">
        <w:rPr>
          <w:color w:val="000000" w:themeColor="text1"/>
          <w:sz w:val="22"/>
          <w:szCs w:val="22"/>
        </w:rPr>
        <w:t xml:space="preserve">Thanda is a way of being. </w:t>
      </w:r>
      <w:r w:rsidR="00E27994" w:rsidRPr="00E27994">
        <w:rPr>
          <w:color w:val="000000" w:themeColor="text1"/>
          <w:sz w:val="22"/>
          <w:szCs w:val="22"/>
        </w:rPr>
        <w:t xml:space="preserve">/ </w:t>
      </w:r>
      <w:r w:rsidRPr="00E27994">
        <w:rPr>
          <w:color w:val="000000" w:themeColor="text1"/>
          <w:sz w:val="22"/>
          <w:szCs w:val="22"/>
        </w:rPr>
        <w:t xml:space="preserve">A way of living in a safe haven </w:t>
      </w:r>
      <w:r w:rsidR="00503774">
        <w:rPr>
          <w:color w:val="000000" w:themeColor="text1"/>
          <w:sz w:val="22"/>
          <w:szCs w:val="22"/>
        </w:rPr>
        <w:t xml:space="preserve">with family and friends </w:t>
      </w:r>
      <w:r w:rsidRPr="00E27994">
        <w:rPr>
          <w:color w:val="000000" w:themeColor="text1"/>
          <w:sz w:val="22"/>
          <w:szCs w:val="22"/>
        </w:rPr>
        <w:t xml:space="preserve">/ in one of the most authentic, ancient and natural environments this world still provides. </w:t>
      </w:r>
      <w:r w:rsidR="00E65B05" w:rsidRPr="00E27994">
        <w:rPr>
          <w:color w:val="000000" w:themeColor="text1"/>
          <w:sz w:val="22"/>
          <w:szCs w:val="22"/>
        </w:rPr>
        <w:t xml:space="preserve">And with all the richness of experience that offers / to a few. </w:t>
      </w:r>
    </w:p>
    <w:p w14:paraId="33EED6CF" w14:textId="6CB3831C" w:rsidR="00321FD8" w:rsidRPr="00E27994" w:rsidRDefault="00321FD8" w:rsidP="00483EC5">
      <w:pPr>
        <w:ind w:left="851" w:right="804"/>
        <w:rPr>
          <w:color w:val="000000" w:themeColor="text1"/>
          <w:sz w:val="22"/>
          <w:szCs w:val="22"/>
        </w:rPr>
      </w:pPr>
    </w:p>
    <w:p w14:paraId="1A66A1DE" w14:textId="63B07B55" w:rsidR="00483EC5" w:rsidRPr="00E27994" w:rsidRDefault="00321FD8" w:rsidP="00E27994">
      <w:pPr>
        <w:ind w:left="851" w:right="804"/>
        <w:rPr>
          <w:color w:val="1F4E79" w:themeColor="accent5" w:themeShade="80"/>
          <w:sz w:val="22"/>
          <w:szCs w:val="22"/>
        </w:rPr>
      </w:pPr>
      <w:r w:rsidRPr="00E27994">
        <w:rPr>
          <w:color w:val="000000" w:themeColor="text1"/>
          <w:sz w:val="22"/>
          <w:szCs w:val="22"/>
        </w:rPr>
        <w:t xml:space="preserve">To discover more, visit </w:t>
      </w:r>
      <w:r w:rsidR="00220C78">
        <w:rPr>
          <w:color w:val="000000" w:themeColor="text1"/>
          <w:sz w:val="22"/>
          <w:szCs w:val="22"/>
        </w:rPr>
        <w:t>thanda.com</w:t>
      </w:r>
    </w:p>
    <w:p w14:paraId="03203230" w14:textId="4538B931" w:rsidR="00FD0E70" w:rsidRDefault="00FD0E70" w:rsidP="00FD0E70">
      <w:pPr>
        <w:ind w:left="851" w:right="804"/>
        <w:rPr>
          <w:color w:val="000000" w:themeColor="text1"/>
          <w:sz w:val="22"/>
          <w:szCs w:val="22"/>
        </w:rPr>
      </w:pPr>
      <w:r w:rsidRPr="00FD0E70">
        <w:rPr>
          <w:color w:val="000000" w:themeColor="text1"/>
          <w:sz w:val="22"/>
          <w:szCs w:val="22"/>
          <w:highlight w:val="yellow"/>
        </w:rPr>
        <w:t>[</w:t>
      </w:r>
      <w:proofErr w:type="gramStart"/>
      <w:r w:rsidR="003E2BAF">
        <w:rPr>
          <w:color w:val="000000" w:themeColor="text1"/>
          <w:sz w:val="22"/>
          <w:szCs w:val="22"/>
          <w:highlight w:val="yellow"/>
        </w:rPr>
        <w:t>P</w:t>
      </w:r>
      <w:r w:rsidRPr="00FD0E70">
        <w:rPr>
          <w:color w:val="000000" w:themeColor="text1"/>
          <w:sz w:val="22"/>
          <w:szCs w:val="22"/>
          <w:highlight w:val="yellow"/>
        </w:rPr>
        <w:t>lus</w:t>
      </w:r>
      <w:proofErr w:type="gramEnd"/>
      <w:r w:rsidRPr="00FD0E70">
        <w:rPr>
          <w:color w:val="000000" w:themeColor="text1"/>
          <w:sz w:val="22"/>
          <w:szCs w:val="22"/>
          <w:highlight w:val="yellow"/>
        </w:rPr>
        <w:t xml:space="preserve"> th</w:t>
      </w:r>
      <w:r>
        <w:rPr>
          <w:color w:val="000000" w:themeColor="text1"/>
          <w:sz w:val="22"/>
          <w:szCs w:val="22"/>
          <w:highlight w:val="yellow"/>
        </w:rPr>
        <w:t>at call to action</w:t>
      </w:r>
      <w:r w:rsidRPr="00FD0E70">
        <w:rPr>
          <w:color w:val="000000" w:themeColor="text1"/>
          <w:sz w:val="22"/>
          <w:szCs w:val="22"/>
          <w:highlight w:val="yellow"/>
        </w:rPr>
        <w:t xml:space="preserve"> text on screen]</w:t>
      </w:r>
    </w:p>
    <w:p w14:paraId="397D631E" w14:textId="055965EC" w:rsidR="000F43F1" w:rsidRDefault="000F43F1" w:rsidP="001D68F2">
      <w:pPr>
        <w:ind w:left="851" w:right="804"/>
        <w:rPr>
          <w:sz w:val="24"/>
          <w:szCs w:val="24"/>
        </w:rPr>
      </w:pPr>
    </w:p>
    <w:p w14:paraId="51A7D132" w14:textId="77777777" w:rsidR="00483EC5" w:rsidRPr="001D68F2" w:rsidRDefault="00483EC5" w:rsidP="001D68F2">
      <w:pPr>
        <w:ind w:left="851" w:right="804"/>
        <w:rPr>
          <w:sz w:val="24"/>
          <w:szCs w:val="24"/>
        </w:rPr>
      </w:pPr>
    </w:p>
    <w:p w14:paraId="623A1921" w14:textId="77777777" w:rsidR="008A7FBD" w:rsidRPr="001D68F2" w:rsidRDefault="008A7FBD" w:rsidP="001D68F2">
      <w:pPr>
        <w:ind w:left="851" w:right="804"/>
        <w:rPr>
          <w:sz w:val="24"/>
          <w:szCs w:val="24"/>
        </w:rPr>
      </w:pPr>
    </w:p>
    <w:p w14:paraId="1360D63E" w14:textId="77777777" w:rsidR="000F43F1" w:rsidRPr="001D68F2" w:rsidRDefault="000F43F1" w:rsidP="001D68F2">
      <w:pPr>
        <w:ind w:left="851" w:right="804"/>
        <w:rPr>
          <w:sz w:val="24"/>
          <w:szCs w:val="24"/>
        </w:rPr>
      </w:pPr>
    </w:p>
    <w:sectPr w:rsidR="000F43F1" w:rsidRPr="001D6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B12429"/>
    <w:multiLevelType w:val="hybridMultilevel"/>
    <w:tmpl w:val="26A27198"/>
    <w:lvl w:ilvl="0" w:tplc="FF18F9EA">
      <w:start w:val="3"/>
      <w:numFmt w:val="bullet"/>
      <w:lvlText w:val="-"/>
      <w:lvlJc w:val="left"/>
      <w:pPr>
        <w:ind w:left="1211" w:hanging="360"/>
      </w:pPr>
      <w:rPr>
        <w:rFonts w:ascii="Avenir Light" w:eastAsiaTheme="minorEastAsia" w:hAnsi="Avenir Light" w:cstheme="minorBidi" w:hint="default"/>
        <w:i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trackRevisions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B6"/>
    <w:rsid w:val="000F43F1"/>
    <w:rsid w:val="001D68F2"/>
    <w:rsid w:val="001F2D65"/>
    <w:rsid w:val="00220C78"/>
    <w:rsid w:val="002A251E"/>
    <w:rsid w:val="00321FD8"/>
    <w:rsid w:val="00394F2F"/>
    <w:rsid w:val="003D5C8E"/>
    <w:rsid w:val="003E1FBC"/>
    <w:rsid w:val="003E2BAF"/>
    <w:rsid w:val="00406BDA"/>
    <w:rsid w:val="00483EC5"/>
    <w:rsid w:val="00503774"/>
    <w:rsid w:val="006017E3"/>
    <w:rsid w:val="00664078"/>
    <w:rsid w:val="006C2956"/>
    <w:rsid w:val="006D127A"/>
    <w:rsid w:val="00706CB1"/>
    <w:rsid w:val="008A7FBD"/>
    <w:rsid w:val="009576DF"/>
    <w:rsid w:val="00A93664"/>
    <w:rsid w:val="00AD6CB6"/>
    <w:rsid w:val="00B419CE"/>
    <w:rsid w:val="00BE5167"/>
    <w:rsid w:val="00C3279C"/>
    <w:rsid w:val="00C372CF"/>
    <w:rsid w:val="00CF6EF2"/>
    <w:rsid w:val="00D31C2B"/>
    <w:rsid w:val="00D44F4F"/>
    <w:rsid w:val="00E27994"/>
    <w:rsid w:val="00E65B05"/>
    <w:rsid w:val="00F36734"/>
    <w:rsid w:val="00FD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826B"/>
  <w15:chartTrackingRefBased/>
  <w15:docId w15:val="{22C9BB18-34AA-0648-A739-027C657B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venir Light" w:eastAsiaTheme="minorEastAsia" w:hAnsi="Avenir Light" w:cstheme="minorBidi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7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6BD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BDA"/>
    <w:rPr>
      <w:rFonts w:ascii="Times New Roman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Nielsen Dinwoodie</dc:creator>
  <cp:keywords/>
  <dc:description/>
  <cp:lastModifiedBy>thandaceo@gmail.com</cp:lastModifiedBy>
  <cp:revision>3</cp:revision>
  <dcterms:created xsi:type="dcterms:W3CDTF">2026-08-21T10:00:00Z</dcterms:created>
  <dcterms:modified xsi:type="dcterms:W3CDTF">2026-08-22T09:22:00Z</dcterms:modified>
</cp:coreProperties>
</file>